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Lesson 1 (Insert data to the data base)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Download and install XAMPP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PHP and MYSQL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(Pls ignore warning)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Click start for “Apache” and “MySQL”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Click Admin for “Apache” and “MySQL”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Open file explorer “Windows key + E”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222222"/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44"/>
          <w:szCs w:val="44"/>
          <w:highlight w:val="white"/>
          <w:rtl w:val="0"/>
        </w:rPr>
        <w:t xml:space="preserve">Go to “C:\xampp\htdocs\dashboard” Delete “index.html”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Create “index.php”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Open “index.php” in VS code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8. Shift + 1 to create basic html template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4"/>
          <w:szCs w:val="44"/>
          <w:rtl w:val="0"/>
        </w:rPr>
        <w:t xml:space="preserve">9.</w:t>
      </w:r>
      <w:r w:rsidDel="00000000" w:rsidR="00000000" w:rsidRPr="00000000">
        <w:rPr>
          <w:sz w:val="60"/>
          <w:szCs w:val="6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Create a form with html action=”load-page.php” method=”GET” the from must take a name, email, password, confirm passwor</w:t>
      </w:r>
      <w:del w:author="Diana Gumz" w:id="0" w:date="2023-03-23T15:41:42Z">
        <w:r w:rsidDel="00000000" w:rsidR="00000000" w:rsidRPr="00000000">
          <w:rPr>
            <w:sz w:val="40"/>
            <w:szCs w:val="40"/>
            <w:rtl w:val="0"/>
          </w:rPr>
          <w:delText xml:space="preserve">d. 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10. Insert “name”,”email”,”password” into the database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del w:author="Ashley Mitchell" w:id="1" w:date="2023-02-13T07:27:33Z"/>
          <w:sz w:val="44"/>
          <w:szCs w:val="44"/>
        </w:rPr>
      </w:pPr>
      <w:del w:author="Ashley Mitchell" w:id="1" w:date="2023-02-13T07:27:33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del w:author="Ashley Mitchell" w:id="1" w:date="2023-02-13T07:27:33Z"/>
        </w:rPr>
        <w:pPrChange w:author="Ashley Mitchell" w:id="0" w:date="2023-02-13T07:27:33Z">
          <w:pPr>
            <w:spacing w:after="240" w:before="240" w:lineRule="auto"/>
            <w:ind w:left="360" w:firstLine="0"/>
          </w:pPr>
        </w:pPrChange>
      </w:pPr>
      <w:del w:author="Ashley Mitchell" w:id="1" w:date="2023-02-13T07:27:33Z">
        <w:r w:rsidDel="00000000" w:rsidR="00000000" w:rsidRPr="00000000">
          <w:rPr>
            <w:rtl w:val="0"/>
          </w:rPr>
          <w:delText xml:space="preserve"> </w:delText>
        </w:r>
      </w:del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/>
        <w:pPrChange w:author="Ashley Mitchell" w:id="0" w:date="2023-02-13T07:27:33Z">
          <w:pPr/>
        </w:pPrChange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